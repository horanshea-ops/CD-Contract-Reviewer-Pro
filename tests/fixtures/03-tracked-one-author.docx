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HOTEL GROUP SALES AGREEMENT</w:t>
      </w:r>
    </w:p>
    <w:p>
      <w:r>
        <w:t xml:space="preserve">This Agreement is entered into between Harborview Grand Hotel and the Client.</w:t>
      </w:r>
    </w:p>
    <w:p>
      <w:pPr>
        <w:pStyle w:val="Heading1"/>
      </w:pPr>
      <w:r>
        <w:t xml:space="preserve">1. Attrition</w:t>
      </w:r>
    </w:p>
    <w:p>
      <w:r>
        <w:t xml:space="preserve">Attrition shall be measured on a </w:t>
      </w:r>
      <w:del w:id="101" w:author="Dana Reyes" w:date="2026-02-14T10:30:00Z">
        <w:r>
          <w:delText xml:space="preserve">cumulative</w:delText>
        </w:r>
      </w:del>
      <w:ins w:id="102" w:author="Dana Reyes" w:date="2026-02-14T10:30:00Z">
        <w:r>
          <w:t xml:space="preserve">night-by-night</w:t>
        </w:r>
      </w:ins>
      <w:r>
        <w:t xml:space="preserve"> basis. Client shall be liable for eighty percent (80%) of the group rate for each unsold room night.</w:t>
      </w:r>
    </w:p>
    <w:p>
      <w:pPr>
        <w:pStyle w:val="Heading1"/>
      </w:pPr>
      <w:r>
        <w:t xml:space="preserve">2. Cutoff Date</w:t>
      </w:r>
    </w:p>
    <w:p>
      <w:r>
        <w:t xml:space="preserve">The room block cutoff date shall be </w:t>
      </w:r>
      <w:ins w:id="103" w:author="Dana Reyes" w:date="2026-02-14T10:30:00Z">
        <w:r>
          <w:t xml:space="preserve">thirty (30)</w:t>
        </w:r>
      </w:ins>
      <w:r>
        <w:t xml:space="preserve"> days prior to arrival.</w:t>
      </w:r>
    </w:p>
    <w:p>
      <w:pPr>
        <w:pStyle w:val="Heading1"/>
      </w:pPr>
      <w:r>
        <w:t xml:space="preserve">3. Force Majeure</w:t>
      </w:r>
    </w:p>
    <w:p>
      <w:r>
        <w:t xml:space="preserve">Neither party shall be liable for failure to perform due to causes beyond its reasonable control</w:t>
      </w:r>
      <w:del w:id="104" w:author="Dana Reyes" w:date="2026-02-14T10:30:00Z">
        <w:r>
          <w:delText xml:space="preserve">, including but not limited to acts of God, war, or government action</w:delText>
        </w:r>
      </w:del>
      <w:r>
        <w:t xml:space="preserve">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