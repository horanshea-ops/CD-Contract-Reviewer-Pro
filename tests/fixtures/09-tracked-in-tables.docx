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HOTEL GROUP SALES AGREEMENT</w:t>
      </w:r>
    </w:p>
    <w:p>
      <w:pPr>
        <w:pStyle w:val="Heading1"/>
      </w:pPr>
      <w:r>
        <w:t xml:space="preserve">1. Cancellation Schedule</w:t>
      </w:r>
    </w:p>
    <w:tbl>
      <w:tblPr>
        <w:tblW w:w="0" w:type="auto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Days Prior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Damages</w:t>
            </w:r>
          </w:p>
        </w:tc>
      </w:tr>
      <w:tr>
        <w:tc>
          <w:tcPr>
            <w:tcW w:w="3000" w:type="dxa"/>
          </w:tcPr>
          <w:p>
            <w:r>
              <w:t xml:space="preserve">180 to 91</w:t>
            </w:r>
          </w:p>
        </w:tc>
        <w:tc>
          <w:tcPr>
            <w:tcW w:w="3000" w:type="dxa"/>
          </w:tcPr>
          <w:p>
            <w:del w:id="401" w:author="Dana Reyes" w:date="2026-02-14T10:30:00Z">
              <w:r>
                <w:delText xml:space="preserve">fifty percent (50%)</w:delText>
              </w:r>
            </w:del>
            <w:ins w:id="402" w:author="Dana Reyes" w:date="2026-02-14T10:30:00Z">
              <w:r>
                <w:t xml:space="preserve">seventy-five percent (75%)</w:t>
              </w:r>
            </w:ins>
          </w:p>
        </w:tc>
      </w:tr>
      <w:tr>
        <w:tc>
          <w:tcPr>
            <w:tcW w:w="3000" w:type="dxa"/>
          </w:tcPr>
          <w:p>
            <w:r>
              <w:t xml:space="preserve">90 to 31</w:t>
            </w:r>
          </w:p>
        </w:tc>
        <w:tc>
          <w:tcPr>
            <w:tcW w:w="3000" w:type="dxa"/>
          </w:tcPr>
          <w:p>
            <w:del w:id="403" w:author="Dana Reyes" w:date="2026-02-14T10:30:00Z">
              <w:r>
                <w:delText xml:space="preserve">seventy-five percent (75%)</w:delText>
              </w:r>
            </w:del>
            <w:ins w:id="404" w:author="Dana Reyes" w:date="2026-02-14T10:30:00Z">
              <w:r>
                <w:t xml:space="preserve">ninety percent (90%)</w:t>
              </w:r>
            </w:ins>
          </w:p>
        </w:tc>
      </w:tr>
    </w:tbl>
    <w:p>
      <w:r>
        <w:t xml:space="preserve">Damages are calculated on anticipated room revenue.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