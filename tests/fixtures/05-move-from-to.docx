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pPr>
        <w:pStyle w:val="Heading1"/>
      </w:pPr>
      <w:r>
        <w:t xml:space="preserve">1. Deposits</w:t>
      </w:r>
    </w:p>
    <w:p>
      <w:r>
        <w:t xml:space="preserve">A deposit is due at signing. </w:t>
      </w:r>
      <w:moveFromRangeStart w:id="300" w:name="move_indemnity"/>
      <w:moveFrom w:id="301" w:author="Dana Reyes" w:date="2026-02-14T10:30:00Z">
        <w:r>
          <w:delText xml:space="preserve">Group shall indemnify Hotel against all claims arising from the event.</w:delText>
        </w:r>
      </w:moveFrom>
      <w:moveFromRangeEnd w:id="300"/>
    </w:p>
    <w:p>
      <w:pPr>
        <w:pStyle w:val="Heading1"/>
      </w:pPr>
      <w:r>
        <w:t xml:space="preserve">2. Indemnification</w:t>
      </w:r>
    </w:p>
    <w:p>
      <w:moveToRangeStart w:id="302" w:name="move_indemnity"/>
      <w:moveTo w:id="303" w:author="Dana Reyes" w:date="2026-02-14T10:30:00Z">
        <w:r>
          <w:t xml:space="preserve">Group shall indemnify Hotel against all claims arising from the event.</w:t>
        </w:r>
      </w:moveTo>
      <w:moveToRangeEnd w:id="302"/>
      <w:r>
        <w:t xml:space="preserve"> Each party's liability is capped at the total contract value.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