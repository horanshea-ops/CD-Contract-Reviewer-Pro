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Commission</w:t>
      </w:r>
    </w:p>
    <w:p>
      <w:r>
        <w:t xml:space="preserve">Hotel will pay a commission of </w:t>
      </w:r>
      <w:commentRangeStart w:id="21"/>
      <w:ins w:id="22" w:author="Dana Reyes" w:date="2026-02-14T10:30:00Z">
        <w:r>
          <w:t xml:space="preserve">8</w:t>
        </w:r>
      </w:ins>
      <w:del w:id="23" w:author="Dana Reyes" w:date="2026-02-14T10:30:00Z">
        <w:r>
          <w:delText xml:space="preserve">10</w:delText>
        </w:r>
      </w:del>
      <w:commentRangeEnd w:id="21"/>
      <w:r>
        <w:commentReference w:id="21"/>
      </w:r>
      <w:r>
        <w:t xml:space="preserve">% of the group room rate on all occupied rooms.</w:t>
      </w:r>
    </w:p>
    <w:p>
      <w:pPr>
        <w:pStyle w:val="Heading1"/>
      </w:pPr>
      <w:r>
        <w:t xml:space="preserve">2. Rate Protection</w:t>
      </w:r>
    </w:p>
    <w:p>
      <w:r>
        <w:t xml:space="preserve">The group rate will be matched if another group occupying at least 7</w:t>
      </w:r>
      <w:ins w:id="27" w:author="Dana Reyes" w:date="2026-02-14T10:30:00Z">
        <w:r>
          <w:t xml:space="preserve">50</w:t>
        </w:r>
      </w:ins>
      <w:del w:id="28" w:author="Dana Reyes" w:date="2026-02-14T10:30:00Z">
        <w:r>
          <w:delText xml:space="preserve">00</w:delText>
        </w:r>
      </w:del>
      <w:r>
        <w:t xml:space="preserve"> rooms is offered a lower rate.</w:t>
      </w:r>
    </w:p>
    <w:p>
      <w:pPr>
        <w:pStyle w:val="Heading1"/>
      </w:pPr>
      <w:r>
        <w:t xml:space="preserve">3. Resort Fee</w:t>
      </w:r>
    </w:p>
    <w:p>
      <w:commentRangeStart w:id="24"/>
      <w:r>
        <w:t xml:space="preserve">No mandatory resort fee applies to rooms in the block.</w:t>
      </w:r>
    </w:p>
    <w:p>
      <w:r>
        <w:t xml:space="preserve">Taxes are charged as required by law.</w:t>
      </w:r>
      <w:commentRangeEnd w:id="24"/>
      <w:r>
        <w:commentReference w:id="24"/>
      </w:r>
    </w:p>
    <w:p>
      <w:pPr>
        <w:pStyle w:val="Heading1"/>
      </w:pPr>
      <w:r>
        <w:t xml:space="preserve">4. Rate Availability</w:t>
      </w:r>
    </w:p>
    <w:p>
      <w:r>
        <w:t xml:space="preserve">The group rate is offered </w:t>
      </w:r>
      <w:commentRangeStart w:id="26"/>
      <w:r>
        <w:t xml:space="preserve">three days after the last night of the block</w:t>
      </w:r>
      <w:commentRangeEnd w:id="26"/>
      <w:r>
        <w:commentReference w:id="26"/>
      </w:r>
      <w:r>
        <w:t xml:space="preserve"> for attendees extending their stay.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21" w:author="Dana Reyes" w:date="2026-02-14T10:30:00Z">
    <w:p w14:paraId="1111FFFF"/>
    <w:p w14:paraId="11120000">
      <w:r>
        <w:t xml:space="preserve">Subject to negotiation.</w:t>
      </w:r>
    </w:p>
  </w:comment>
  <w:comment w:id="24" w:author="Dana Reyes" w:date="2026-02-14T10:30:00Z">
    <w:p w14:paraId="11120001"/>
    <w:p w14:paraId="11120002">
      <w:r>
        <w:t xml:space="preserve">Agreed.</w:t>
      </w:r>
    </w:p>
  </w:comment>
  <w:comment w:id="26" w:author="Dana Reyes" w:date="2026-02-14T10:30:00Z">
    <w:p w14:paraId="11120003"/>
    <w:p w14:paraId="11120004">
      <w:r>
        <w:t xml:space="preserve">Can this be extended further?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comments" Target="comments.xml"/>
</Relationships>
</file>