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pPr>
        <w:pStyle w:val="Heading1"/>
      </w:pPr>
      <w:r>
        <w:t xml:space="preserve">1. Attrition</w:t>
      </w:r>
    </w:p>
    <w:p>
      <w:r>
        <w:t xml:space="preserve">Attrition is measured at </w:t>
      </w:r>
      <w:del w:id="2147483000" w:author="Dana Reyes" w:date="2026-02-14T10:30:00Z">
        <w:r>
          <w:delText xml:space="preserve">ninety percent (90%)</w:delText>
        </w:r>
      </w:del>
      <w:ins w:id="2147483001" w:author="Dana Reyes" w:date="2026-02-14T10:30:00Z">
        <w:r>
          <w:t xml:space="preserve">eighty percent (80%)</w:t>
        </w:r>
      </w:ins>
      <w:r>
        <w:t xml:space="preserve"> of the contracted block.</w:t>
      </w:r>
    </w:p>
    <w:p>
      <w:pPr>
        <w:pStyle w:val="Heading1"/>
      </w:pPr>
      <w:r>
        <w:t xml:space="preserve">2. Cutoff</w:t>
      </w:r>
    </w:p>
    <w:p>
      <w:bookmarkStart w:id="999999" w:name="_Ref_cutoff"/>
      <w:r>
        <w:t xml:space="preserve">The cutoff date is thirty (30) days prior to arrival.</w:t>
      </w:r>
      <w:bookmarkEnd w:id="999999"/>
    </w:p>
    <w:p>
      <w:pPr>
        <w:pStyle w:val="Heading1"/>
      </w:pPr>
      <w:r>
        <w:t xml:space="preserve">3. Deposit</w:t>
      </w:r>
    </w:p>
    <w:p>
      <w:commentRangeStart w:id="1"/>
      <w:r>
        <w:t xml:space="preserve">A deposit of twenty-five percent (25%) is due at signing.</w:t>
      </w:r>
      <w:commentRangeEnd w:id="1"/>
      <w:r>
        <w:commentReference w:id="1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