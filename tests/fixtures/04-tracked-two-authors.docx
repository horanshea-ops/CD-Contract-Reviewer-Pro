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Attrition</w:t>
      </w:r>
    </w:p>
    <w:p>
      <w:r>
        <w:t xml:space="preserve">Attrition is measured </w:t>
      </w:r>
      <w:ins w:id="201" w:author="Dana Reyes" w:date="2026-02-14T10:30:00Z">
        <w:r>
          <w:t xml:space="preserve">night-by-night at ninety percent (90%) of the block</w:t>
        </w:r>
      </w:ins>
      <w:r>
        <w:t xml:space="preserve">, with liability at </w:t>
      </w:r>
      <w:ins w:id="202" w:author="Morgan Ellis" w:date="2026-03-02T16:45:00Z">
        <w:r>
          <w:t xml:space="preserve">one hundred percent (100%)</w:t>
        </w:r>
      </w:ins>
      <w:del w:id="203" w:author="Dana Reyes" w:date="2026-02-14T10:30:00Z">
        <w:r>
          <w:delText xml:space="preserve">eighty percent (80%)</w:delText>
        </w:r>
      </w:del>
      <w:r>
        <w:t xml:space="preserve"> of the group rate.</w:t>
      </w:r>
    </w:p>
    <w:p>
      <w:pPr>
        <w:pStyle w:val="Heading1"/>
      </w:pPr>
      <w:r>
        <w:t xml:space="preserve">2. Resale</w:t>
      </w:r>
    </w:p>
    <w:p>
      <w:del w:id="204" w:author="Morgan Ellis" w:date="2026-03-02T16:45:00Z">
        <w:r>
          <w:delText xml:space="preserve">Hotel shall use commercially reasonable efforts to resell unused rooms and credit the proceeds against damages.</w:delText>
        </w:r>
      </w:del>
      <w:ins w:id="205" w:author="Morgan Ellis" w:date="2026-03-02T16:45:00Z">
        <w:r>
          <w:t xml:space="preserve">Hotel has no obligation to resell unused rooms.</w:t>
        </w:r>
      </w:ins>
    </w:p>
    <w:p>
      <w:pPr>
        <w:pStyle w:val="Heading1"/>
      </w:pPr>
      <w:r>
        <w:t xml:space="preserve">3. Mixed Formatting</w:t>
      </w:r>
    </w:p>
    <w:p>
      <w:r>
        <w:t xml:space="preserve">The </w:t>
      </w:r>
      <w:r>
        <w:rPr>
          <w:b/>
        </w:rPr>
        <w:t xml:space="preserve">total</w:t>
      </w:r>
      <w:r>
        <w:t xml:space="preserve"> amount due is </w:t>
      </w:r>
      <w:r>
        <w:rPr>
          <w:b/>
          <w:i/>
        </w:rPr>
        <w:t xml:space="preserve">$47,500.00</w:t>
      </w:r>
      <w:r>
        <w:t xml:space="preserve"> payable on signing.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